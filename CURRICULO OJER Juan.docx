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2ED2E1" w14:textId="66477C4B" w:rsidR="001A5495" w:rsidRDefault="006F5B78" w:rsidP="237A7F1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63360" behindDoc="0" locked="0" layoutInCell="1" allowOverlap="1" wp14:anchorId="3C14F17C" wp14:editId="6EDF57F4">
            <wp:simplePos x="0" y="0"/>
            <wp:positionH relativeFrom="margin">
              <wp:posOffset>4385945</wp:posOffset>
            </wp:positionH>
            <wp:positionV relativeFrom="paragraph">
              <wp:posOffset>20320</wp:posOffset>
            </wp:positionV>
            <wp:extent cx="1784311" cy="1899428"/>
            <wp:effectExtent l="76200" t="76200" r="140335" b="139065"/>
            <wp:wrapNone/>
            <wp:docPr id="1403509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11" cy="189942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ins w:id="0" w:author="Juan" w:date="2010-07-06T20:03:00Z">
        <w:r w:rsidR="000A47C5" w:rsidRPr="237A7F18">
          <w:rPr>
            <w:rFonts w:ascii="Arial" w:eastAsia="Arial" w:hAnsi="Arial" w:cs="Arial"/>
            <w:b/>
            <w:bCs/>
            <w:color w:val="000000" w:themeColor="text1"/>
          </w:rPr>
          <w:t>OJER, Juan Domingo</w:t>
        </w:r>
      </w:ins>
      <w:r w:rsidR="000A47C5" w:rsidRPr="237A7F18">
        <w:rPr>
          <w:rFonts w:ascii="Arial" w:eastAsia="Arial" w:hAnsi="Arial" w:cs="Arial"/>
          <w:b/>
          <w:bCs/>
          <w:color w:val="000000"/>
        </w:rPr>
        <w:t xml:space="preserve">                          </w:t>
      </w:r>
      <w:r w:rsidR="000A47C5"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251653120" behindDoc="1" locked="0" layoutInCell="1" hidden="0" allowOverlap="1" wp14:anchorId="22662BA6" wp14:editId="07777777">
                <wp:simplePos x="0" y="0"/>
                <wp:positionH relativeFrom="column">
                  <wp:posOffset>-325119</wp:posOffset>
                </wp:positionH>
                <wp:positionV relativeFrom="paragraph">
                  <wp:posOffset>-105409</wp:posOffset>
                </wp:positionV>
                <wp:extent cx="7181850" cy="662305"/>
                <wp:effectExtent l="0" t="0" r="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1850" cy="662305"/>
                        </a:xfrm>
                        <a:prstGeom prst="rect">
                          <a:avLst/>
                        </a:prstGeom>
                        <a:solidFill>
                          <a:srgbClr val="F79646"/>
                        </a:solidFill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wp14="http://schemas.microsoft.com/office/word/2010/wordml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drawing>
              <wp:anchor xmlns:wp14="http://schemas.microsoft.com/office/word/2010/wordprocessingDrawing" distT="0" distB="0" distL="0" distR="0" simplePos="0" relativeHeight="0" behindDoc="1" locked="0" layoutInCell="1" hidden="0" allowOverlap="1" wp14:anchorId="0C79F87D" wp14:editId="7777777">
                <wp:simplePos x="0" y="0"/>
                <wp:positionH relativeFrom="column">
                  <wp:posOffset>-325119</wp:posOffset>
                </wp:positionH>
                <wp:positionV relativeFrom="paragraph">
                  <wp:posOffset>-105409</wp:posOffset>
                </wp:positionV>
                <wp:extent cx="7181850" cy="662305"/>
                <wp:effectExtent l="0" t="0" r="0" b="0"/>
                <wp:wrapNone/>
                <wp:docPr id="137489611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l="0" t="0" r="0" b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1850" cy="662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2C4FFB6" w14:textId="60041A48" w:rsidR="001A5495" w:rsidRDefault="000A47C5" w:rsidP="237A7F1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 w:rsidRPr="237A7F18">
        <w:rPr>
          <w:rFonts w:ascii="Arial" w:eastAsia="Arial" w:hAnsi="Arial" w:cs="Arial"/>
          <w:b/>
          <w:bCs/>
          <w:color w:val="000000" w:themeColor="text1"/>
        </w:rPr>
        <w:t xml:space="preserve">Perito Auxiliar </w:t>
      </w:r>
      <w:r w:rsidR="00AA501F">
        <w:rPr>
          <w:rFonts w:ascii="Arial" w:eastAsia="Arial" w:hAnsi="Arial" w:cs="Arial"/>
          <w:b/>
          <w:bCs/>
          <w:color w:val="000000" w:themeColor="text1"/>
        </w:rPr>
        <w:t>M</w:t>
      </w:r>
      <w:r w:rsidR="003A7602">
        <w:rPr>
          <w:rFonts w:ascii="Arial" w:eastAsia="Arial" w:hAnsi="Arial" w:cs="Arial"/>
          <w:b/>
          <w:bCs/>
          <w:color w:val="000000" w:themeColor="text1"/>
        </w:rPr>
        <w:t>otorista</w:t>
      </w:r>
    </w:p>
    <w:p w14:paraId="672A6659" w14:textId="6C366DB0" w:rsidR="001A5495" w:rsidRDefault="000A47C5">
      <w:pPr>
        <w:pBdr>
          <w:top w:val="nil"/>
          <w:left w:val="nil"/>
          <w:bottom w:val="nil"/>
          <w:right w:val="nil"/>
          <w:between w:val="nil"/>
        </w:pBdr>
        <w:tabs>
          <w:tab w:val="left" w:pos="3225"/>
        </w:tabs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ab/>
      </w:r>
    </w:p>
    <w:p w14:paraId="0A37501D" w14:textId="0ABCA803" w:rsidR="001A5495" w:rsidRDefault="001A5495">
      <w:pPr>
        <w:rPr>
          <w:rFonts w:ascii="Arial" w:eastAsia="Arial" w:hAnsi="Arial" w:cs="Arial"/>
          <w:color w:val="000000"/>
        </w:rPr>
      </w:pPr>
    </w:p>
    <w:p w14:paraId="66755364" w14:textId="5E27E9A7" w:rsidR="001A5495" w:rsidRDefault="000A47C5" w:rsidP="004E1E95">
      <w:pPr>
        <w:pStyle w:val="Prrafodelista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Río Grande-Tierra del Fuego-Argentina</w:t>
      </w:r>
      <w:r>
        <w:rPr>
          <w:noProof/>
          <w:lang w:val="es-AR" w:eastAsia="es-AR"/>
        </w:rPr>
        <w:drawing>
          <wp:anchor distT="0" distB="0" distL="0" distR="71755" simplePos="0" relativeHeight="251655168" behindDoc="0" locked="0" layoutInCell="1" hidden="0" allowOverlap="1" wp14:anchorId="0A5CE6AC" wp14:editId="07777777">
            <wp:simplePos x="0" y="0"/>
            <wp:positionH relativeFrom="column">
              <wp:posOffset>240665</wp:posOffset>
            </wp:positionH>
            <wp:positionV relativeFrom="paragraph">
              <wp:posOffset>8255</wp:posOffset>
            </wp:positionV>
            <wp:extent cx="123825" cy="143510"/>
            <wp:effectExtent l="0" t="0" r="0" b="0"/>
            <wp:wrapSquare wrapText="bothSides" distT="0" distB="0" distL="0" distR="71755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435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5F294DF" w14:textId="42AFCC14" w:rsidR="001A5495" w:rsidRPr="006F5B78" w:rsidRDefault="006F5B78" w:rsidP="006F5B78">
      <w:pPr>
        <w:pStyle w:val="NormalWeb"/>
      </w:pPr>
      <w:r>
        <w:rPr>
          <w:rFonts w:ascii="Arial" w:eastAsia="Arial" w:hAnsi="Arial" w:cs="Arial"/>
          <w:noProof/>
          <w:color w:val="000000" w:themeColor="text1"/>
          <w:lang w:val="es-AR" w:eastAsia="es-AR"/>
        </w:rPr>
        <w:drawing>
          <wp:anchor distT="0" distB="0" distL="114300" distR="114300" simplePos="0" relativeHeight="251664384" behindDoc="0" locked="0" layoutInCell="1" allowOverlap="1" wp14:anchorId="1430FF21" wp14:editId="4A5B04AF">
            <wp:simplePos x="0" y="0"/>
            <wp:positionH relativeFrom="column">
              <wp:posOffset>183515</wp:posOffset>
            </wp:positionH>
            <wp:positionV relativeFrom="paragraph">
              <wp:posOffset>149860</wp:posOffset>
            </wp:positionV>
            <wp:extent cx="238125" cy="238125"/>
            <wp:effectExtent l="0" t="0" r="9525" b="9525"/>
            <wp:wrapNone/>
            <wp:docPr id="892634428" name="Gráfico 9" descr="Smartphone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34428" name="Gráfico 892634428" descr="Smartphone contorno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10A8BE91" w:rsidRPr="00339F01">
        <w:rPr>
          <w:rFonts w:ascii="Arial" w:eastAsia="Arial" w:hAnsi="Arial" w:cs="Arial"/>
          <w:color w:val="000000" w:themeColor="text1"/>
        </w:rPr>
        <w:t xml:space="preserve">   </w:t>
      </w:r>
      <w:r>
        <w:rPr>
          <w:rFonts w:ascii="Arial" w:eastAsia="Arial" w:hAnsi="Arial" w:cs="Arial"/>
          <w:color w:val="000000" w:themeColor="text1"/>
        </w:rPr>
        <w:t xml:space="preserve">        Teléfono: </w:t>
      </w:r>
      <w:r w:rsidR="000A47C5" w:rsidRPr="00339F01">
        <w:rPr>
          <w:rFonts w:ascii="Arial" w:eastAsia="Arial" w:hAnsi="Arial" w:cs="Arial"/>
          <w:color w:val="000000" w:themeColor="text1"/>
        </w:rPr>
        <w:t>02964-15626603</w:t>
      </w:r>
    </w:p>
    <w:p w14:paraId="77841599" w14:textId="3965AABB" w:rsidR="001A5495" w:rsidRDefault="000A47C5" w:rsidP="006F5B78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8325"/>
        </w:tabs>
        <w:rPr>
          <w:rFonts w:ascii="Arial" w:eastAsia="Arial" w:hAnsi="Arial" w:cs="Arial"/>
          <w:color w:val="000000" w:themeColor="text1"/>
        </w:rPr>
      </w:pPr>
      <w:r w:rsidRPr="237A7F18">
        <w:rPr>
          <w:rFonts w:ascii="Arial" w:eastAsia="Arial" w:hAnsi="Arial" w:cs="Arial"/>
          <w:color w:val="000000" w:themeColor="text1"/>
        </w:rPr>
        <w:t>juan</w:t>
      </w:r>
      <w:r>
        <w:rPr>
          <w:rFonts w:ascii="Arial" w:eastAsia="Arial" w:hAnsi="Arial" w:cs="Arial"/>
          <w:color w:val="000000"/>
        </w:rPr>
        <w:t>777703@gmail.com</w:t>
      </w:r>
      <w:r>
        <w:rPr>
          <w:color w:val="000000"/>
          <w:sz w:val="22"/>
          <w:szCs w:val="22"/>
        </w:rPr>
        <w:tab/>
      </w:r>
      <w:r>
        <w:rPr>
          <w:noProof/>
          <w:lang w:val="es-AR" w:eastAsia="es-AR"/>
        </w:rPr>
        <w:drawing>
          <wp:anchor distT="0" distB="0" distL="0" distR="71755" simplePos="0" relativeHeight="251656192" behindDoc="0" locked="0" layoutInCell="1" hidden="0" allowOverlap="1" wp14:anchorId="475C9100" wp14:editId="07777777">
            <wp:simplePos x="0" y="0"/>
            <wp:positionH relativeFrom="column">
              <wp:posOffset>240665</wp:posOffset>
            </wp:positionH>
            <wp:positionV relativeFrom="paragraph">
              <wp:posOffset>40005</wp:posOffset>
            </wp:positionV>
            <wp:extent cx="126365" cy="144145"/>
            <wp:effectExtent l="0" t="0" r="0" b="0"/>
            <wp:wrapSquare wrapText="bothSides" distT="0" distB="0" distL="0" distR="71755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44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AB6C7B" w14:textId="2B0D31CF" w:rsidR="001A5495" w:rsidRDefault="001A54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14:paraId="70B509CD" w14:textId="069F3E09" w:rsidR="001A5495" w:rsidRDefault="000A47C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u w:val="single"/>
        </w:rPr>
      </w:pPr>
      <w:ins w:id="1" w:author="Juan" w:date="2010-07-06T20:03:00Z">
        <w:r>
          <w:rPr>
            <w:rFonts w:ascii="Arial" w:eastAsia="Arial" w:hAnsi="Arial" w:cs="Arial"/>
            <w:b/>
            <w:color w:val="000000"/>
          </w:rPr>
          <w:t>Formación académica</w:t>
        </w:r>
      </w:ins>
      <w:r>
        <w:rPr>
          <w:rFonts w:ascii="Arial" w:eastAsia="Arial" w:hAnsi="Arial" w:cs="Arial"/>
          <w:b/>
          <w:color w:val="000000"/>
        </w:rPr>
        <w:t>:</w:t>
      </w:r>
    </w:p>
    <w:p w14:paraId="5C3D1E3C" w14:textId="3B34CE5F" w:rsidR="001A5495" w:rsidRDefault="000A47C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u w:val="single"/>
        </w:rPr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57216" behindDoc="0" locked="0" layoutInCell="1" hidden="0" allowOverlap="1" wp14:anchorId="3D635E0F" wp14:editId="2117C905">
                <wp:simplePos x="0" y="0"/>
                <wp:positionH relativeFrom="column">
                  <wp:posOffset>-342264</wp:posOffset>
                </wp:positionH>
                <wp:positionV relativeFrom="paragraph">
                  <wp:posOffset>66040</wp:posOffset>
                </wp:positionV>
                <wp:extent cx="7181850" cy="9525"/>
                <wp:effectExtent l="0" t="0" r="0" b="0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5875" cap="flat" cmpd="sng" algn="ctr">
                          <a:solidFill>
                            <a:srgbClr val="F79646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BA6809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-26.95pt;margin-top:5.2pt;width:565.5pt;height:.7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" filled="t" strokecolor="#f79646" strokeweight="1.25pt">
                <v:stroke joinstyle="miter"/>
              </v:shape>
            </w:pict>
          </mc:Fallback>
        </mc:AlternateContent>
      </w:r>
    </w:p>
    <w:p w14:paraId="67B6B70D" w14:textId="1A3278F4" w:rsidR="001A5495" w:rsidRDefault="000A47C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Secundario completo.</w:t>
      </w:r>
    </w:p>
    <w:p w14:paraId="586DB832" w14:textId="05BD46D4" w:rsidR="001A5495" w:rsidRDefault="003A760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Perito Auxiliar Motorista</w:t>
      </w:r>
      <w:bookmarkStart w:id="2" w:name="_GoBack"/>
      <w:bookmarkEnd w:id="2"/>
      <w:r w:rsidR="000A47C5">
        <w:rPr>
          <w:rFonts w:ascii="Arial" w:eastAsia="Arial" w:hAnsi="Arial" w:cs="Arial"/>
          <w:color w:val="000000"/>
        </w:rPr>
        <w:t xml:space="preserve"> (electromecánico).  EGRESADO ESCUELA DE MECÁNICA DE LA ARMADA</w:t>
      </w:r>
    </w:p>
    <w:p w14:paraId="29D6B04F" w14:textId="4182D851" w:rsidR="001A5495" w:rsidRDefault="000A47C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6D711D7B" w14:textId="7B5206DE" w:rsidR="001A5495" w:rsidRDefault="000A47C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ins w:id="3" w:author="Juan" w:date="2010-07-06T20:03:00Z">
        <w:r>
          <w:rPr>
            <w:rFonts w:ascii="Arial" w:eastAsia="Arial" w:hAnsi="Arial" w:cs="Arial"/>
            <w:b/>
            <w:color w:val="000000"/>
          </w:rPr>
          <w:t>Experiencia laboral</w:t>
        </w:r>
      </w:ins>
    </w:p>
    <w:p w14:paraId="3075947E" w14:textId="529B2654" w:rsidR="001A5495" w:rsidRDefault="000A47C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u w:val="single"/>
        </w:rPr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5BFD215" wp14:editId="7DBF793B">
                <wp:simplePos x="0" y="0"/>
                <wp:positionH relativeFrom="column">
                  <wp:posOffset>-342264</wp:posOffset>
                </wp:positionH>
                <wp:positionV relativeFrom="paragraph">
                  <wp:posOffset>64135</wp:posOffset>
                </wp:positionV>
                <wp:extent cx="7115175" cy="9525"/>
                <wp:effectExtent l="0" t="0" r="0" b="0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5175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5875" cap="flat" cmpd="sng" algn="ctr">
                          <a:solidFill>
                            <a:srgbClr val="F79646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AFF3030" id="Conector recto de flecha 4" o:spid="_x0000_s1026" type="#_x0000_t32" style="position:absolute;margin-left:-26.95pt;margin-top:5.05pt;width:560.25pt;height: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" filled="t" strokecolor="#f79646" strokeweight="1.25pt">
                <v:stroke joinstyle="miter"/>
              </v:shape>
            </w:pict>
          </mc:Fallback>
        </mc:AlternateContent>
      </w:r>
    </w:p>
    <w:p w14:paraId="58848D24" w14:textId="3DE60657" w:rsidR="001A5495" w:rsidRDefault="000A47C5" w:rsidP="237A7F1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 w:themeColor="text1"/>
          <w:lang w:val="es-ES"/>
        </w:rPr>
      </w:pPr>
      <w:r w:rsidRPr="237A7F18">
        <w:rPr>
          <w:rFonts w:ascii="Arial" w:eastAsia="Arial" w:hAnsi="Arial" w:cs="Arial"/>
          <w:color w:val="000000" w:themeColor="text1"/>
          <w:lang w:val="es-ES"/>
        </w:rPr>
        <w:t xml:space="preserve">Instrumentista en el área de </w:t>
      </w:r>
      <w:proofErr w:type="spellStart"/>
      <w:r w:rsidRPr="237A7F18">
        <w:rPr>
          <w:rFonts w:ascii="Arial" w:eastAsia="Arial" w:hAnsi="Arial" w:cs="Arial"/>
          <w:color w:val="000000" w:themeColor="text1"/>
          <w:lang w:val="es-ES"/>
        </w:rPr>
        <w:t>Testing</w:t>
      </w:r>
      <w:proofErr w:type="spellEnd"/>
      <w:r w:rsidRPr="237A7F18">
        <w:rPr>
          <w:rFonts w:ascii="Arial" w:eastAsia="Arial" w:hAnsi="Arial" w:cs="Arial"/>
          <w:color w:val="000000" w:themeColor="text1"/>
          <w:lang w:val="es-ES"/>
        </w:rPr>
        <w:t xml:space="preserve"> de Ingeniería para la producción de telefonía celular. Actualmente.</w:t>
      </w:r>
    </w:p>
    <w:p w14:paraId="3FAD1A0A" w14:textId="08470D1D" w:rsidR="001A5495" w:rsidRDefault="000A47C5" w:rsidP="00339F0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lang w:val="es-ES"/>
        </w:rPr>
      </w:pPr>
      <w:r w:rsidRPr="00339F01">
        <w:rPr>
          <w:rFonts w:ascii="Arial" w:eastAsia="Arial" w:hAnsi="Arial" w:cs="Arial"/>
          <w:color w:val="000000" w:themeColor="text1"/>
          <w:lang w:val="es-ES"/>
        </w:rPr>
        <w:t xml:space="preserve">Técnico sector ingeniería instrumental para la asistencia en producción Aire y TV en SOLNIK, desde </w:t>
      </w:r>
      <w:proofErr w:type="spellStart"/>
      <w:r w:rsidRPr="00339F01">
        <w:rPr>
          <w:rFonts w:ascii="Arial" w:eastAsia="Arial" w:hAnsi="Arial" w:cs="Arial"/>
          <w:color w:val="000000" w:themeColor="text1"/>
          <w:lang w:val="es-ES"/>
        </w:rPr>
        <w:t>ago</w:t>
      </w:r>
      <w:proofErr w:type="spellEnd"/>
      <w:r w:rsidRPr="00339F01">
        <w:rPr>
          <w:rFonts w:ascii="Arial" w:eastAsia="Arial" w:hAnsi="Arial" w:cs="Arial"/>
          <w:color w:val="000000" w:themeColor="text1"/>
          <w:lang w:val="es-ES"/>
        </w:rPr>
        <w:t>/2015 hasta feb23</w:t>
      </w:r>
    </w:p>
    <w:p w14:paraId="235389E4" w14:textId="15337405" w:rsidR="001A5495" w:rsidRDefault="000A47C5" w:rsidP="00339F0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lang w:val="es-ES"/>
        </w:rPr>
      </w:pPr>
      <w:r w:rsidRPr="00339F01">
        <w:rPr>
          <w:rFonts w:ascii="Arial" w:eastAsia="Arial" w:hAnsi="Arial" w:cs="Arial"/>
          <w:color w:val="000000" w:themeColor="text1"/>
          <w:lang w:val="es-ES"/>
        </w:rPr>
        <w:t xml:space="preserve">Encargado de </w:t>
      </w:r>
      <w:proofErr w:type="spellStart"/>
      <w:r w:rsidRPr="00339F01">
        <w:rPr>
          <w:rFonts w:ascii="Arial" w:eastAsia="Arial" w:hAnsi="Arial" w:cs="Arial"/>
          <w:color w:val="000000" w:themeColor="text1"/>
          <w:lang w:val="es-ES"/>
        </w:rPr>
        <w:t>Planning</w:t>
      </w:r>
      <w:proofErr w:type="spellEnd"/>
      <w:r w:rsidRPr="00339F01">
        <w:rPr>
          <w:rFonts w:ascii="Arial" w:eastAsia="Arial" w:hAnsi="Arial" w:cs="Arial"/>
          <w:color w:val="000000" w:themeColor="text1"/>
          <w:lang w:val="es-ES"/>
        </w:rPr>
        <w:t xml:space="preserve"> de mantenimiento y de Depósito en </w:t>
      </w:r>
      <w:proofErr w:type="spellStart"/>
      <w:r w:rsidRPr="00339F01">
        <w:rPr>
          <w:rFonts w:ascii="Arial" w:eastAsia="Arial" w:hAnsi="Arial" w:cs="Arial"/>
          <w:color w:val="000000" w:themeColor="text1"/>
          <w:lang w:val="es-ES"/>
        </w:rPr>
        <w:t>Huinoil</w:t>
      </w:r>
      <w:proofErr w:type="spellEnd"/>
      <w:r w:rsidRPr="00339F01">
        <w:rPr>
          <w:rFonts w:ascii="Arial" w:eastAsia="Arial" w:hAnsi="Arial" w:cs="Arial"/>
          <w:color w:val="000000" w:themeColor="text1"/>
          <w:lang w:val="es-ES"/>
        </w:rPr>
        <w:t xml:space="preserve"> </w:t>
      </w:r>
      <w:r w:rsidRPr="00339F01">
        <w:rPr>
          <w:rFonts w:ascii="Arial" w:eastAsia="Arial" w:hAnsi="Arial" w:cs="Arial"/>
          <w:lang w:val="es-ES"/>
        </w:rPr>
        <w:t>Servicios Petroleros</w:t>
      </w:r>
      <w:r w:rsidRPr="00339F01">
        <w:rPr>
          <w:rFonts w:ascii="Arial" w:eastAsia="Arial" w:hAnsi="Arial" w:cs="Arial"/>
          <w:color w:val="000000" w:themeColor="text1"/>
          <w:lang w:val="es-ES"/>
        </w:rPr>
        <w:t>, desde jul/2015 hasta feb/2</w:t>
      </w:r>
      <w:r w:rsidRPr="00339F01">
        <w:rPr>
          <w:rFonts w:ascii="Arial" w:eastAsia="Arial" w:hAnsi="Arial" w:cs="Arial"/>
          <w:lang w:val="es-ES"/>
        </w:rPr>
        <w:t>01</w:t>
      </w:r>
      <w:r w:rsidRPr="00339F01">
        <w:rPr>
          <w:rFonts w:ascii="Arial" w:eastAsia="Arial" w:hAnsi="Arial" w:cs="Arial"/>
          <w:color w:val="000000" w:themeColor="text1"/>
          <w:lang w:val="es-ES"/>
        </w:rPr>
        <w:t>6.</w:t>
      </w:r>
    </w:p>
    <w:p w14:paraId="560325D7" w14:textId="6C871DB3" w:rsidR="001A5495" w:rsidRDefault="000A47C5">
      <w:pPr>
        <w:numPr>
          <w:ilvl w:val="0"/>
          <w:numId w:val="4"/>
        </w:numPr>
        <w:jc w:val="both"/>
      </w:pPr>
      <w:r>
        <w:rPr>
          <w:rFonts w:ascii="Arial" w:eastAsia="Arial" w:hAnsi="Arial" w:cs="Arial"/>
        </w:rPr>
        <w:t>Técnico-operador en línea de inserción automática en SOLNIK (REALIZO TAREAS DE OPERADOR, MANTENIMIENTO Y PROGRAMACIÒN). Periodo: feb/14 hasta jul/15</w:t>
      </w:r>
    </w:p>
    <w:p w14:paraId="15473194" w14:textId="3AE00746" w:rsidR="001A5495" w:rsidRDefault="000A47C5">
      <w:pPr>
        <w:numPr>
          <w:ilvl w:val="0"/>
          <w:numId w:val="4"/>
        </w:numPr>
        <w:jc w:val="both"/>
      </w:pPr>
      <w:r w:rsidRPr="00339F01">
        <w:rPr>
          <w:rFonts w:ascii="Arial" w:eastAsia="Arial" w:hAnsi="Arial" w:cs="Arial"/>
          <w:lang w:val="es-ES"/>
        </w:rPr>
        <w:t xml:space="preserve">Técnico de mantenimiento en </w:t>
      </w:r>
      <w:r w:rsidR="30C7B288" w:rsidRPr="00339F01">
        <w:rPr>
          <w:rFonts w:ascii="Arial" w:eastAsia="Arial" w:hAnsi="Arial" w:cs="Arial"/>
          <w:lang w:val="es-ES"/>
        </w:rPr>
        <w:t>Línea Automática</w:t>
      </w:r>
      <w:r w:rsidRPr="00339F01">
        <w:rPr>
          <w:rFonts w:ascii="Arial" w:eastAsia="Arial" w:hAnsi="Arial" w:cs="Arial"/>
          <w:lang w:val="es-ES"/>
        </w:rPr>
        <w:t xml:space="preserve"> Non TV. Período: ene/13 hasta ene /14.</w:t>
      </w:r>
    </w:p>
    <w:p w14:paraId="0E1CE417" w14:textId="75A5E7AE" w:rsidR="001A5495" w:rsidRDefault="000A47C5">
      <w:pPr>
        <w:numPr>
          <w:ilvl w:val="0"/>
          <w:numId w:val="4"/>
        </w:numPr>
        <w:jc w:val="both"/>
      </w:pPr>
      <w:r w:rsidRPr="00339F01">
        <w:rPr>
          <w:rFonts w:ascii="Arial" w:eastAsia="Arial" w:hAnsi="Arial" w:cs="Arial"/>
          <w:lang w:val="es-ES"/>
        </w:rPr>
        <w:t xml:space="preserve">Técnico de mantenimiento de línea de inserción </w:t>
      </w:r>
      <w:r w:rsidR="5EC5EACD" w:rsidRPr="00339F01">
        <w:rPr>
          <w:rFonts w:ascii="Arial" w:eastAsia="Arial" w:hAnsi="Arial" w:cs="Arial"/>
          <w:lang w:val="es-ES"/>
        </w:rPr>
        <w:t>manual Non</w:t>
      </w:r>
      <w:r w:rsidRPr="00339F01">
        <w:rPr>
          <w:rFonts w:ascii="Arial" w:eastAsia="Arial" w:hAnsi="Arial" w:cs="Arial"/>
          <w:lang w:val="es-ES"/>
        </w:rPr>
        <w:t xml:space="preserve"> Tv en FAPESA. Período: abr/12 hasta dic/ 12</w:t>
      </w:r>
    </w:p>
    <w:p w14:paraId="4394D6A5" w14:textId="3AAB0028" w:rsidR="001A5495" w:rsidRDefault="000A47C5">
      <w:pPr>
        <w:numPr>
          <w:ilvl w:val="0"/>
          <w:numId w:val="4"/>
        </w:numPr>
        <w:jc w:val="both"/>
      </w:pPr>
      <w:r>
        <w:rPr>
          <w:rFonts w:ascii="Arial" w:eastAsia="Arial" w:hAnsi="Arial" w:cs="Arial"/>
        </w:rPr>
        <w:t>Operario línea automática en FAPESA (Philips). Período: mar/12 hasta abr/12</w:t>
      </w:r>
    </w:p>
    <w:p w14:paraId="00052F21" w14:textId="77777777" w:rsidR="001A5495" w:rsidRDefault="000A47C5">
      <w:pPr>
        <w:numPr>
          <w:ilvl w:val="0"/>
          <w:numId w:val="4"/>
        </w:numPr>
        <w:jc w:val="both"/>
      </w:pPr>
      <w:r>
        <w:rPr>
          <w:rFonts w:ascii="Arial" w:eastAsia="Arial" w:hAnsi="Arial" w:cs="Arial"/>
        </w:rPr>
        <w:t>Técnico de mantenimiento en IATEC INTERCLIMA Período oct/11 hasta dic/11</w:t>
      </w:r>
    </w:p>
    <w:p w14:paraId="45314FCD" w14:textId="77777777" w:rsidR="00851087" w:rsidRPr="00851087" w:rsidRDefault="268C6892" w:rsidP="00851087">
      <w:pPr>
        <w:numPr>
          <w:ilvl w:val="0"/>
          <w:numId w:val="4"/>
        </w:numPr>
        <w:jc w:val="both"/>
      </w:pPr>
      <w:r w:rsidRPr="00851087">
        <w:rPr>
          <w:rFonts w:ascii="Arial" w:eastAsia="Arial" w:hAnsi="Arial" w:cs="Arial"/>
          <w:lang w:val="es-ES"/>
        </w:rPr>
        <w:t>Administrador en</w:t>
      </w:r>
      <w:r w:rsidR="000A47C5" w:rsidRPr="00851087">
        <w:rPr>
          <w:rFonts w:ascii="Arial" w:eastAsia="Arial" w:hAnsi="Arial" w:cs="Arial"/>
          <w:lang w:val="es-ES"/>
        </w:rPr>
        <w:t xml:space="preserve"> </w:t>
      </w:r>
      <w:r w:rsidR="782BFD0F" w:rsidRPr="00851087">
        <w:rPr>
          <w:rFonts w:ascii="Arial" w:eastAsia="Arial" w:hAnsi="Arial" w:cs="Arial"/>
          <w:lang w:val="es-ES"/>
        </w:rPr>
        <w:t>Oficina de</w:t>
      </w:r>
      <w:r w:rsidR="000A47C5" w:rsidRPr="00851087">
        <w:rPr>
          <w:rFonts w:ascii="Arial" w:eastAsia="Arial" w:hAnsi="Arial" w:cs="Arial"/>
          <w:lang w:val="es-ES"/>
        </w:rPr>
        <w:t xml:space="preserve"> Mantenimiento</w:t>
      </w:r>
      <w:ins w:id="4" w:author="Juan" w:date="2010-07-06T20:03:00Z">
        <w:r w:rsidR="000A47C5" w:rsidRPr="00851087">
          <w:rPr>
            <w:rFonts w:ascii="Arial" w:eastAsia="Arial" w:hAnsi="Arial" w:cs="Arial"/>
            <w:lang w:val="es-ES"/>
          </w:rPr>
          <w:t xml:space="preserve"> </w:t>
        </w:r>
      </w:ins>
      <w:r w:rsidR="000A47C5" w:rsidRPr="00851087">
        <w:rPr>
          <w:rFonts w:ascii="Arial" w:eastAsia="Arial" w:hAnsi="Arial" w:cs="Arial"/>
          <w:lang w:val="es-ES"/>
        </w:rPr>
        <w:t xml:space="preserve">/Encargado de Pañol. Período: feb/08 hasta </w:t>
      </w:r>
      <w:proofErr w:type="spellStart"/>
      <w:r w:rsidR="000A47C5" w:rsidRPr="00851087">
        <w:rPr>
          <w:rFonts w:ascii="Arial" w:eastAsia="Arial" w:hAnsi="Arial" w:cs="Arial"/>
          <w:lang w:val="es-ES"/>
        </w:rPr>
        <w:t>ago</w:t>
      </w:r>
      <w:proofErr w:type="spellEnd"/>
      <w:r w:rsidR="000A47C5" w:rsidRPr="00851087">
        <w:rPr>
          <w:rFonts w:ascii="Arial" w:eastAsia="Arial" w:hAnsi="Arial" w:cs="Arial"/>
          <w:lang w:val="es-ES"/>
        </w:rPr>
        <w:t>/11.</w:t>
      </w:r>
    </w:p>
    <w:p w14:paraId="17B7AD65" w14:textId="2D7A7E20" w:rsidR="001A5495" w:rsidRDefault="00851087" w:rsidP="00851087">
      <w:pPr>
        <w:numPr>
          <w:ilvl w:val="0"/>
          <w:numId w:val="4"/>
        </w:numPr>
        <w:jc w:val="both"/>
      </w:pPr>
      <w:r>
        <w:rPr>
          <w:rFonts w:ascii="Arial" w:eastAsia="Arial" w:hAnsi="Arial" w:cs="Arial"/>
        </w:rPr>
        <w:t>E</w:t>
      </w:r>
      <w:r w:rsidR="000A47C5" w:rsidRPr="00851087">
        <w:rPr>
          <w:rFonts w:ascii="Arial" w:eastAsia="Arial" w:hAnsi="Arial" w:cs="Arial"/>
        </w:rPr>
        <w:t>laboración de informes de mantenimiento, averías y obras de corrección; elaboración de informe de desempeño de personal. Período: feb/07 hasta feb/08.</w:t>
      </w:r>
    </w:p>
    <w:p w14:paraId="35A402FA" w14:textId="77777777" w:rsidR="001A5495" w:rsidRDefault="000A47C5">
      <w:pPr>
        <w:numPr>
          <w:ilvl w:val="0"/>
          <w:numId w:val="4"/>
        </w:numPr>
        <w:jc w:val="both"/>
      </w:pPr>
      <w:r>
        <w:rPr>
          <w:rFonts w:ascii="Arial" w:eastAsia="Arial" w:hAnsi="Arial" w:cs="Arial"/>
        </w:rPr>
        <w:t>Comisionado a la Republica de Haití donde realizo tareas de operación y mantenimiento de flota pesada y maquinas especiales. Período: jun/06 hasta feb/07.</w:t>
      </w:r>
    </w:p>
    <w:p w14:paraId="74CFCAE4" w14:textId="77777777" w:rsidR="001A5495" w:rsidRDefault="000A47C5">
      <w:pPr>
        <w:numPr>
          <w:ilvl w:val="0"/>
          <w:numId w:val="4"/>
        </w:numPr>
        <w:jc w:val="both"/>
      </w:pPr>
      <w:r>
        <w:rPr>
          <w:rFonts w:ascii="Arial" w:eastAsia="Arial" w:hAnsi="Arial" w:cs="Arial"/>
        </w:rPr>
        <w:t>Encargado de sección. (Técnico; administrador de historiales de medios con elaboración de informes de mantenimiento, averías y obras de corrección; elaboración de informe de desempeño de personal). Período: dic/05 hasta jun/06.</w:t>
      </w:r>
    </w:p>
    <w:p w14:paraId="439DCA78" w14:textId="77777777" w:rsidR="001A5495" w:rsidRDefault="000A47C5">
      <w:pPr>
        <w:numPr>
          <w:ilvl w:val="0"/>
          <w:numId w:val="4"/>
        </w:numPr>
        <w:jc w:val="both"/>
      </w:pPr>
      <w:r>
        <w:rPr>
          <w:rFonts w:ascii="Arial" w:eastAsia="Arial" w:hAnsi="Arial" w:cs="Arial"/>
        </w:rPr>
        <w:t>Cursante Aplicativo Escuela de Suboficiales. Curso complementario para técnicos mecánicos Período: ene/05 hasta dic/05</w:t>
      </w:r>
    </w:p>
    <w:p w14:paraId="1D5E7D99" w14:textId="77777777" w:rsidR="001A5495" w:rsidRDefault="000A47C5">
      <w:pPr>
        <w:numPr>
          <w:ilvl w:val="0"/>
          <w:numId w:val="4"/>
        </w:numPr>
        <w:jc w:val="both"/>
      </w:pPr>
      <w:r w:rsidRPr="00339F01">
        <w:rPr>
          <w:rFonts w:ascii="Arial" w:eastAsia="Arial" w:hAnsi="Arial" w:cs="Arial"/>
          <w:lang w:val="es-ES"/>
        </w:rPr>
        <w:t xml:space="preserve">Mecánico de taller. Período: </w:t>
      </w:r>
      <w:proofErr w:type="spellStart"/>
      <w:r w:rsidRPr="00339F01">
        <w:rPr>
          <w:rFonts w:ascii="Arial" w:eastAsia="Arial" w:hAnsi="Arial" w:cs="Arial"/>
          <w:lang w:val="es-ES"/>
        </w:rPr>
        <w:t>sep</w:t>
      </w:r>
      <w:proofErr w:type="spellEnd"/>
      <w:r w:rsidRPr="00339F01">
        <w:rPr>
          <w:rFonts w:ascii="Arial" w:eastAsia="Arial" w:hAnsi="Arial" w:cs="Arial"/>
          <w:lang w:val="es-ES"/>
        </w:rPr>
        <w:t>/00 hasta nov/04.</w:t>
      </w:r>
    </w:p>
    <w:p w14:paraId="561EF5DF" w14:textId="77777777" w:rsidR="001A5495" w:rsidRDefault="000A47C5">
      <w:pPr>
        <w:numPr>
          <w:ilvl w:val="0"/>
          <w:numId w:val="4"/>
        </w:numPr>
        <w:jc w:val="both"/>
      </w:pPr>
      <w:r>
        <w:rPr>
          <w:rFonts w:ascii="Arial" w:eastAsia="Arial" w:hAnsi="Arial" w:cs="Arial"/>
        </w:rPr>
        <w:t>Comisionado en la isla de Chipre como mecánico y operador de flota pesada.</w:t>
      </w:r>
    </w:p>
    <w:p w14:paraId="688F4F07" w14:textId="77777777" w:rsidR="001A5495" w:rsidRDefault="000A47C5">
      <w:pPr>
        <w:numPr>
          <w:ilvl w:val="0"/>
          <w:numId w:val="4"/>
        </w:numPr>
        <w:jc w:val="both"/>
      </w:pPr>
      <w:r w:rsidRPr="00339F01">
        <w:rPr>
          <w:rFonts w:ascii="Arial" w:eastAsia="Arial" w:hAnsi="Arial" w:cs="Arial"/>
          <w:lang w:val="es-ES"/>
        </w:rPr>
        <w:t>Encargado de sección vehículos livianos.  (Tarea: mantenimiento de 14 medios de transporte y elaboración  de informes de desempeño de personal). Período: feb/1997 hasta dic/1999.</w:t>
      </w:r>
    </w:p>
    <w:p w14:paraId="76FAC5F3" w14:textId="77777777" w:rsidR="001A5495" w:rsidRDefault="000A47C5">
      <w:pPr>
        <w:numPr>
          <w:ilvl w:val="0"/>
          <w:numId w:val="4"/>
        </w:numPr>
        <w:jc w:val="both"/>
      </w:pPr>
      <w:r>
        <w:rPr>
          <w:rFonts w:ascii="Arial" w:eastAsia="Arial" w:hAnsi="Arial" w:cs="Arial"/>
        </w:rPr>
        <w:t>Mecánico de taller.  Período: mar/1995 hasta dic/1996.</w:t>
      </w:r>
    </w:p>
    <w:p w14:paraId="02EB378F" w14:textId="77777777" w:rsidR="001A5495" w:rsidRDefault="001A5495">
      <w:pPr>
        <w:jc w:val="both"/>
        <w:rPr>
          <w:rFonts w:ascii="Arial" w:eastAsia="Arial" w:hAnsi="Arial" w:cs="Arial"/>
        </w:rPr>
      </w:pPr>
    </w:p>
    <w:p w14:paraId="4FB72374" w14:textId="77777777" w:rsidR="006F5B78" w:rsidRDefault="006F5B78">
      <w:pPr>
        <w:jc w:val="both"/>
        <w:rPr>
          <w:rFonts w:ascii="Arial" w:eastAsia="Arial" w:hAnsi="Arial" w:cs="Arial"/>
          <w:b/>
        </w:rPr>
      </w:pPr>
    </w:p>
    <w:p w14:paraId="24AA63C8" w14:textId="77777777" w:rsidR="00B96445" w:rsidRDefault="00B96445">
      <w:pPr>
        <w:jc w:val="both"/>
        <w:rPr>
          <w:rFonts w:ascii="Arial" w:eastAsia="Arial" w:hAnsi="Arial" w:cs="Arial"/>
          <w:b/>
        </w:rPr>
      </w:pPr>
    </w:p>
    <w:p w14:paraId="643533C7" w14:textId="77777777" w:rsidR="0055030C" w:rsidRDefault="0055030C">
      <w:pPr>
        <w:jc w:val="both"/>
        <w:rPr>
          <w:rFonts w:ascii="Arial" w:eastAsia="Arial" w:hAnsi="Arial" w:cs="Arial"/>
          <w:b/>
        </w:rPr>
      </w:pPr>
    </w:p>
    <w:p w14:paraId="45B62A73" w14:textId="77777777" w:rsidR="00B96445" w:rsidRDefault="00B96445">
      <w:pPr>
        <w:jc w:val="both"/>
        <w:rPr>
          <w:rFonts w:ascii="Arial" w:eastAsia="Arial" w:hAnsi="Arial" w:cs="Arial"/>
          <w:b/>
        </w:rPr>
      </w:pPr>
    </w:p>
    <w:p w14:paraId="6B65D20B" w14:textId="77777777" w:rsidR="006F5B78" w:rsidRDefault="006F5B78">
      <w:pPr>
        <w:jc w:val="both"/>
        <w:rPr>
          <w:rFonts w:ascii="Arial" w:eastAsia="Arial" w:hAnsi="Arial" w:cs="Arial"/>
          <w:b/>
        </w:rPr>
      </w:pPr>
    </w:p>
    <w:p w14:paraId="1FBD8B8A" w14:textId="6E847ABF" w:rsidR="001A5495" w:rsidRDefault="000A47C5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lastRenderedPageBreak/>
        <w:t>Conocimientos adquiridos:</w:t>
      </w:r>
    </w:p>
    <w:p w14:paraId="588739FC" w14:textId="77777777" w:rsidR="001A5495" w:rsidRDefault="000A47C5">
      <w:pPr>
        <w:jc w:val="both"/>
        <w:rPr>
          <w:rFonts w:ascii="Arial" w:eastAsia="Arial" w:hAnsi="Arial" w:cs="Arial"/>
          <w:u w:val="single"/>
        </w:rPr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98AA38C" wp14:editId="07777777">
                <wp:simplePos x="0" y="0"/>
                <wp:positionH relativeFrom="column">
                  <wp:posOffset>-283209</wp:posOffset>
                </wp:positionH>
                <wp:positionV relativeFrom="paragraph">
                  <wp:posOffset>141605</wp:posOffset>
                </wp:positionV>
                <wp:extent cx="7058025" cy="12700"/>
                <wp:effectExtent l="0" t="0" r="0" b="0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5802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5875" cap="flat" cmpd="sng" algn="ctr">
                          <a:solidFill>
                            <a:srgbClr val="F79646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wp14="http://schemas.microsoft.com/office/word/2010/wordml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50045ADB" wp14:editId="7777777">
                <wp:simplePos x="0" y="0"/>
                <wp:positionH relativeFrom="column">
                  <wp:posOffset>-283209</wp:posOffset>
                </wp:positionH>
                <wp:positionV relativeFrom="paragraph">
                  <wp:posOffset>141605</wp:posOffset>
                </wp:positionV>
                <wp:extent cx="7058025" cy="12700"/>
                <wp:effectExtent l="0" t="0" r="0" b="0"/>
                <wp:wrapNone/>
                <wp:docPr id="76604899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1"/>
                        <a:srcRect l="0" t="0" r="0" b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E820977" w14:textId="77777777" w:rsidR="001A5495" w:rsidRDefault="000A47C5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Como técnico de mantenimiento en Línea Automática desempeño tareas de MTP en: RADIAL R8 UNIVERSAL/FUJI NXT2/FUJI XPFL/JUKI GLUE DISPENSER/PANASONIC AXIAL AV131/PANASONIC RADIALRL 131/HORNO OVEN VITRONIC/INSPECTORA VIT/LODER, UNLODER/DESTACKER/PUSH-UP STACKER/ETC.</w:t>
      </w:r>
    </w:p>
    <w:p w14:paraId="224C0A36" w14:textId="77777777" w:rsidR="001A5495" w:rsidRDefault="000A47C5" w:rsidP="00339F01">
      <w:pPr>
        <w:jc w:val="both"/>
        <w:rPr>
          <w:rFonts w:ascii="Arial" w:eastAsia="Arial" w:hAnsi="Arial" w:cs="Arial"/>
          <w:lang w:val="es-ES"/>
        </w:rPr>
      </w:pPr>
      <w:r w:rsidRPr="00339F01">
        <w:rPr>
          <w:rFonts w:ascii="Arial" w:eastAsia="Arial" w:hAnsi="Arial" w:cs="Arial"/>
          <w:lang w:val="es-ES"/>
        </w:rPr>
        <w:t xml:space="preserve">Programación en </w:t>
      </w:r>
      <w:proofErr w:type="spellStart"/>
      <w:r w:rsidRPr="00339F01">
        <w:rPr>
          <w:rFonts w:ascii="Arial" w:eastAsia="Arial" w:hAnsi="Arial" w:cs="Arial"/>
          <w:lang w:val="es-ES"/>
        </w:rPr>
        <w:t>Thrue</w:t>
      </w:r>
      <w:proofErr w:type="spellEnd"/>
      <w:r w:rsidRPr="00339F01">
        <w:rPr>
          <w:rFonts w:ascii="Arial" w:eastAsia="Arial" w:hAnsi="Arial" w:cs="Arial"/>
          <w:lang w:val="es-ES"/>
        </w:rPr>
        <w:t xml:space="preserve"> </w:t>
      </w:r>
      <w:proofErr w:type="spellStart"/>
      <w:r w:rsidRPr="00339F01">
        <w:rPr>
          <w:rFonts w:ascii="Arial" w:eastAsia="Arial" w:hAnsi="Arial" w:cs="Arial"/>
          <w:lang w:val="es-ES"/>
        </w:rPr>
        <w:t>Hole</w:t>
      </w:r>
      <w:proofErr w:type="spellEnd"/>
    </w:p>
    <w:p w14:paraId="7293CC37" w14:textId="77777777" w:rsidR="001A5495" w:rsidRDefault="000A47C5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Administración libros de cuenta corriente y stock.</w:t>
      </w:r>
    </w:p>
    <w:p w14:paraId="4E4810FC" w14:textId="04AC0752" w:rsidR="001A5495" w:rsidRDefault="000A47C5" w:rsidP="00339F01">
      <w:pPr>
        <w:jc w:val="both"/>
        <w:rPr>
          <w:rFonts w:ascii="Arial" w:eastAsia="Arial" w:hAnsi="Arial" w:cs="Arial"/>
          <w:lang w:val="es-ES"/>
        </w:rPr>
      </w:pPr>
      <w:r w:rsidRPr="00339F01">
        <w:rPr>
          <w:rFonts w:ascii="Arial" w:eastAsia="Arial" w:hAnsi="Arial" w:cs="Arial"/>
          <w:lang w:val="es-ES"/>
        </w:rPr>
        <w:t xml:space="preserve">Como Administrador en Oficina de </w:t>
      </w:r>
      <w:r w:rsidR="133450EF" w:rsidRPr="00339F01">
        <w:rPr>
          <w:rFonts w:ascii="Arial" w:eastAsia="Arial" w:hAnsi="Arial" w:cs="Arial"/>
          <w:lang w:val="es-ES"/>
        </w:rPr>
        <w:t>Mantenimiento he</w:t>
      </w:r>
      <w:r w:rsidRPr="00339F01">
        <w:rPr>
          <w:rFonts w:ascii="Arial" w:eastAsia="Arial" w:hAnsi="Arial" w:cs="Arial"/>
          <w:lang w:val="es-ES"/>
        </w:rPr>
        <w:t xml:space="preserve"> participado en:</w:t>
      </w:r>
    </w:p>
    <w:p w14:paraId="4E30DF69" w14:textId="77777777" w:rsidR="001A5495" w:rsidRDefault="000A47C5">
      <w:pPr>
        <w:numPr>
          <w:ilvl w:val="0"/>
          <w:numId w:val="2"/>
        </w:numPr>
        <w:jc w:val="both"/>
      </w:pPr>
      <w:r>
        <w:rPr>
          <w:rFonts w:ascii="Arial" w:eastAsia="Arial" w:hAnsi="Arial" w:cs="Arial"/>
        </w:rPr>
        <w:t>Elaboración de tarjetas de mantenimiento, para Mantenimiento Planificado</w:t>
      </w:r>
    </w:p>
    <w:p w14:paraId="3FF0E0B1" w14:textId="77777777" w:rsidR="001A5495" w:rsidRDefault="000A47C5">
      <w:pPr>
        <w:numPr>
          <w:ilvl w:val="0"/>
          <w:numId w:val="2"/>
        </w:numPr>
        <w:jc w:val="both"/>
      </w:pPr>
      <w:r>
        <w:rPr>
          <w:rFonts w:ascii="Arial" w:eastAsia="Arial" w:hAnsi="Arial" w:cs="Arial"/>
        </w:rPr>
        <w:t>Confección de historiales de equipo</w:t>
      </w:r>
    </w:p>
    <w:p w14:paraId="5AAECF60" w14:textId="77777777" w:rsidR="001A5495" w:rsidRDefault="000A47C5">
      <w:pPr>
        <w:numPr>
          <w:ilvl w:val="0"/>
          <w:numId w:val="2"/>
        </w:numPr>
        <w:jc w:val="both"/>
      </w:pPr>
      <w:r>
        <w:rPr>
          <w:rFonts w:ascii="Arial" w:eastAsia="Arial" w:hAnsi="Arial" w:cs="Arial"/>
        </w:rPr>
        <w:t>Seguimiento y detección de fallas</w:t>
      </w:r>
    </w:p>
    <w:p w14:paraId="1FC14677" w14:textId="77777777" w:rsidR="001A5495" w:rsidRDefault="000A47C5">
      <w:pPr>
        <w:numPr>
          <w:ilvl w:val="0"/>
          <w:numId w:val="2"/>
        </w:numPr>
        <w:jc w:val="both"/>
      </w:pPr>
      <w:r>
        <w:rPr>
          <w:rFonts w:ascii="Arial" w:eastAsia="Arial" w:hAnsi="Arial" w:cs="Arial"/>
        </w:rPr>
        <w:t>Elaboración de Informes</w:t>
      </w:r>
    </w:p>
    <w:p w14:paraId="4F4820FB" w14:textId="2353ED81" w:rsidR="001A5495" w:rsidRDefault="000A47C5">
      <w:pPr>
        <w:numPr>
          <w:ilvl w:val="0"/>
          <w:numId w:val="2"/>
        </w:numPr>
        <w:jc w:val="both"/>
      </w:pPr>
      <w:r w:rsidRPr="00339F01">
        <w:rPr>
          <w:rFonts w:ascii="Arial" w:eastAsia="Arial" w:hAnsi="Arial" w:cs="Arial"/>
          <w:lang w:val="es-ES"/>
        </w:rPr>
        <w:t xml:space="preserve"> </w:t>
      </w:r>
      <w:r w:rsidR="4DC1DFF6" w:rsidRPr="00339F01">
        <w:rPr>
          <w:rFonts w:ascii="Arial" w:eastAsia="Arial" w:hAnsi="Arial" w:cs="Arial"/>
          <w:lang w:val="es-ES"/>
        </w:rPr>
        <w:t>Conducción equipo</w:t>
      </w:r>
      <w:r w:rsidRPr="00339F01">
        <w:rPr>
          <w:rFonts w:ascii="Arial" w:eastAsia="Arial" w:hAnsi="Arial" w:cs="Arial"/>
          <w:lang w:val="es-ES"/>
        </w:rPr>
        <w:t xml:space="preserve"> de trabajo de mantenimiento para el cumplimiento de tareas.</w:t>
      </w:r>
    </w:p>
    <w:p w14:paraId="17AD01AA" w14:textId="77777777" w:rsidR="001A5495" w:rsidRDefault="000A47C5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Empleo de normas ISO 9001, ISO 14001, OHSAS 18001</w:t>
      </w:r>
    </w:p>
    <w:p w14:paraId="6A05A809" w14:textId="77777777" w:rsidR="001A5495" w:rsidRDefault="001A5495">
      <w:pPr>
        <w:jc w:val="both"/>
        <w:rPr>
          <w:rFonts w:ascii="Arial" w:eastAsia="Arial" w:hAnsi="Arial" w:cs="Arial"/>
        </w:rPr>
      </w:pPr>
    </w:p>
    <w:p w14:paraId="451E5348" w14:textId="77777777" w:rsidR="006F5B78" w:rsidRDefault="006F5B78">
      <w:pPr>
        <w:jc w:val="both"/>
        <w:rPr>
          <w:rFonts w:ascii="Arial" w:eastAsia="Arial" w:hAnsi="Arial" w:cs="Arial"/>
        </w:rPr>
      </w:pPr>
    </w:p>
    <w:p w14:paraId="5A39BBE3" w14:textId="77777777" w:rsidR="001A5495" w:rsidRDefault="001A549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u w:val="single"/>
        </w:rPr>
      </w:pPr>
    </w:p>
    <w:p w14:paraId="6D827BC7" w14:textId="77777777" w:rsidR="001A5495" w:rsidRDefault="000A47C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Cursos:</w:t>
      </w:r>
    </w:p>
    <w:p w14:paraId="6AAD90E1" w14:textId="77777777" w:rsidR="001A5495" w:rsidRDefault="000A47C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3"/>
          <w:szCs w:val="23"/>
        </w:rPr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50D4A73" wp14:editId="07777777">
                <wp:simplePos x="0" y="0"/>
                <wp:positionH relativeFrom="column">
                  <wp:posOffset>-226059</wp:posOffset>
                </wp:positionH>
                <wp:positionV relativeFrom="paragraph">
                  <wp:posOffset>60325</wp:posOffset>
                </wp:positionV>
                <wp:extent cx="6981825" cy="12700"/>
                <wp:effectExtent l="0" t="0" r="0" b="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182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5875" cap="flat" cmpd="sng" algn="ctr">
                          <a:solidFill>
                            <a:srgbClr val="F79646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wp14="http://schemas.microsoft.com/office/word/2010/wordml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64BF93C9" wp14:editId="7777777">
                <wp:simplePos x="0" y="0"/>
                <wp:positionH relativeFrom="column">
                  <wp:posOffset>-226059</wp:posOffset>
                </wp:positionH>
                <wp:positionV relativeFrom="paragraph">
                  <wp:posOffset>60325</wp:posOffset>
                </wp:positionV>
                <wp:extent cx="6981825" cy="12700"/>
                <wp:effectExtent l="0" t="0" r="0" b="0"/>
                <wp:wrapNone/>
                <wp:docPr id="13435540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 l="0" t="0" r="0" b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18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9FD2370" w14:textId="77777777" w:rsidR="001A5495" w:rsidRDefault="000A47C5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-</w:t>
      </w:r>
      <w:r>
        <w:rPr>
          <w:rFonts w:ascii="Arial" w:eastAsia="Arial" w:hAnsi="Arial" w:cs="Arial"/>
        </w:rPr>
        <w:t>Curso de administración de cargos- (Aplicativo Escuela de Suboficiales de la Armada          2005)</w:t>
      </w:r>
    </w:p>
    <w:p w14:paraId="650DE96D" w14:textId="77777777" w:rsidR="001A5495" w:rsidRDefault="000A47C5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-Curso aprobado de Electrónica en Centro de formación de la UOM- 2010</w:t>
      </w:r>
    </w:p>
    <w:p w14:paraId="5DC99DE7" w14:textId="77777777" w:rsidR="001A5495" w:rsidRDefault="000A47C5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-Curso para operadores de flota para el transporte de cargas peligrosas 2011</w:t>
      </w:r>
    </w:p>
    <w:p w14:paraId="36B0E593" w14:textId="77777777" w:rsidR="001A5495" w:rsidRDefault="000A47C5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-Curso de principios de programación. 2023 </w:t>
      </w:r>
    </w:p>
    <w:p w14:paraId="73EF55D5" w14:textId="77777777" w:rsidR="001A5495" w:rsidRDefault="000A47C5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-Capacitación en Instituto ITM en Instrumentación en Petróleo.2025</w:t>
      </w:r>
    </w:p>
    <w:p w14:paraId="75DC4521" w14:textId="55CF84EF" w:rsidR="001A5495" w:rsidRDefault="000A47C5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-Capacitación en Instituto ITM en </w:t>
      </w:r>
      <w:proofErr w:type="spellStart"/>
      <w:r>
        <w:rPr>
          <w:rFonts w:ascii="Arial" w:eastAsia="Arial" w:hAnsi="Arial" w:cs="Arial"/>
        </w:rPr>
        <w:t>Recorredor</w:t>
      </w:r>
      <w:proofErr w:type="spellEnd"/>
      <w:r>
        <w:rPr>
          <w:rFonts w:ascii="Arial" w:eastAsia="Arial" w:hAnsi="Arial" w:cs="Arial"/>
        </w:rPr>
        <w:t xml:space="preserve"> de campo en Petróleo, 2025</w:t>
      </w:r>
      <w:r w:rsidR="008C3736">
        <w:rPr>
          <w:rFonts w:ascii="Arial" w:eastAsia="Arial" w:hAnsi="Arial" w:cs="Arial"/>
        </w:rPr>
        <w:t xml:space="preserve"> (cursando)</w:t>
      </w:r>
    </w:p>
    <w:p w14:paraId="41C8F396" w14:textId="77777777" w:rsidR="001A5495" w:rsidRDefault="001A5495">
      <w:pPr>
        <w:jc w:val="both"/>
        <w:rPr>
          <w:rFonts w:ascii="Arial" w:eastAsia="Arial" w:hAnsi="Arial" w:cs="Arial"/>
        </w:rPr>
      </w:pPr>
    </w:p>
    <w:p w14:paraId="077F27EE" w14:textId="77777777" w:rsidR="006F5B78" w:rsidRDefault="006F5B78">
      <w:pPr>
        <w:jc w:val="both"/>
        <w:rPr>
          <w:rFonts w:ascii="Arial" w:eastAsia="Arial" w:hAnsi="Arial" w:cs="Arial"/>
        </w:rPr>
      </w:pPr>
    </w:p>
    <w:p w14:paraId="02D2AC27" w14:textId="77777777" w:rsidR="006F5B78" w:rsidRDefault="006F5B78">
      <w:pPr>
        <w:jc w:val="both"/>
        <w:rPr>
          <w:rFonts w:ascii="Arial" w:eastAsia="Arial" w:hAnsi="Arial" w:cs="Arial"/>
        </w:rPr>
      </w:pPr>
    </w:p>
    <w:p w14:paraId="7547AA34" w14:textId="77777777" w:rsidR="001A5495" w:rsidRDefault="000A47C5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Conocimientos de Informática:</w:t>
      </w:r>
    </w:p>
    <w:p w14:paraId="64F443CD" w14:textId="77777777" w:rsidR="001A5495" w:rsidRDefault="000A47C5">
      <w:pPr>
        <w:jc w:val="both"/>
        <w:rPr>
          <w:rFonts w:ascii="Arial" w:eastAsia="Arial" w:hAnsi="Arial" w:cs="Arial"/>
        </w:rPr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79BBCE9C" wp14:editId="07777777">
                <wp:simplePos x="0" y="0"/>
                <wp:positionH relativeFrom="column">
                  <wp:posOffset>-226059</wp:posOffset>
                </wp:positionH>
                <wp:positionV relativeFrom="paragraph">
                  <wp:posOffset>54610</wp:posOffset>
                </wp:positionV>
                <wp:extent cx="6981825" cy="9525"/>
                <wp:effectExtent l="0" t="0" r="0" b="0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6981825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5875" cap="flat" cmpd="sng" algn="ctr">
                          <a:solidFill>
                            <a:srgbClr val="F79646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wp14="http://schemas.microsoft.com/office/word/2010/wordml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2E1B8720" wp14:editId="7777777">
                <wp:simplePos x="0" y="0"/>
                <wp:positionH relativeFrom="column">
                  <wp:posOffset>-226059</wp:posOffset>
                </wp:positionH>
                <wp:positionV relativeFrom="paragraph">
                  <wp:posOffset>54610</wp:posOffset>
                </wp:positionV>
                <wp:extent cx="6981825" cy="9525"/>
                <wp:effectExtent l="0" t="0" r="0" b="0"/>
                <wp:wrapNone/>
                <wp:docPr id="34271204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 l="0" t="0" r="0" b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1825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8705B93" w14:textId="77777777" w:rsidR="001A5495" w:rsidRDefault="000A47C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Conocimientos de PC:</w:t>
      </w:r>
    </w:p>
    <w:p w14:paraId="081F4EBF" w14:textId="77777777" w:rsidR="001A5495" w:rsidRDefault="000A47C5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Word</w:t>
      </w:r>
    </w:p>
    <w:p w14:paraId="588F0991" w14:textId="77777777" w:rsidR="001A5495" w:rsidRDefault="000A47C5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ind w:right="-568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Excel</w:t>
      </w:r>
    </w:p>
    <w:p w14:paraId="796390C8" w14:textId="77777777" w:rsidR="001A5495" w:rsidRDefault="000A47C5" w:rsidP="00339F01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lang w:val="es-ES"/>
        </w:rPr>
      </w:pPr>
      <w:proofErr w:type="spellStart"/>
      <w:r w:rsidRPr="00339F01">
        <w:rPr>
          <w:rFonts w:ascii="Arial" w:eastAsia="Arial" w:hAnsi="Arial" w:cs="Arial"/>
          <w:color w:val="000000" w:themeColor="text1"/>
          <w:lang w:val="es-ES"/>
        </w:rPr>
        <w:t>Power</w:t>
      </w:r>
      <w:proofErr w:type="spellEnd"/>
      <w:r w:rsidRPr="00339F01">
        <w:rPr>
          <w:rFonts w:ascii="Arial" w:eastAsia="Arial" w:hAnsi="Arial" w:cs="Arial"/>
          <w:color w:val="000000" w:themeColor="text1"/>
          <w:lang w:val="es-ES"/>
        </w:rPr>
        <w:t xml:space="preserve"> Point</w:t>
      </w:r>
    </w:p>
    <w:p w14:paraId="5BA7019E" w14:textId="77777777" w:rsidR="001A5495" w:rsidRDefault="000A47C5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Tango Gestión</w:t>
      </w:r>
    </w:p>
    <w:p w14:paraId="4576DA8B" w14:textId="77777777" w:rsidR="001A5495" w:rsidRDefault="000A47C5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Husky</w:t>
      </w:r>
      <w:proofErr w:type="spellEnd"/>
      <w:r>
        <w:rPr>
          <w:rFonts w:ascii="Arial" w:eastAsia="Arial" w:hAnsi="Arial" w:cs="Arial"/>
          <w:color w:val="000000"/>
        </w:rPr>
        <w:t xml:space="preserve"> Gestión</w:t>
      </w:r>
    </w:p>
    <w:p w14:paraId="2CE8209B" w14:textId="7455EA67" w:rsidR="0055030C" w:rsidRPr="0055030C" w:rsidRDefault="000A47C5" w:rsidP="0055030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Conocimientos generales:</w:t>
      </w:r>
    </w:p>
    <w:p w14:paraId="0CEC6A04" w14:textId="77777777" w:rsidR="0055030C" w:rsidRPr="0055030C" w:rsidRDefault="0055030C" w:rsidP="0055030C">
      <w:pPr>
        <w:pStyle w:val="Prrafodelista"/>
        <w:numPr>
          <w:ilvl w:val="0"/>
          <w:numId w:val="6"/>
        </w:numPr>
        <w:rPr>
          <w:rFonts w:ascii="Arial" w:hAnsi="Arial" w:cs="Arial"/>
          <w:color w:val="000000"/>
        </w:rPr>
      </w:pPr>
      <w:r w:rsidRPr="0055030C">
        <w:rPr>
          <w:rFonts w:ascii="Arial" w:hAnsi="Arial" w:cs="Arial"/>
          <w:color w:val="000000"/>
        </w:rPr>
        <w:t xml:space="preserve">Programación y configuración de </w:t>
      </w:r>
      <w:proofErr w:type="spellStart"/>
      <w:r w:rsidRPr="0055030C">
        <w:rPr>
          <w:rFonts w:ascii="Arial" w:hAnsi="Arial" w:cs="Arial"/>
          <w:color w:val="000000"/>
        </w:rPr>
        <w:t>PLCs</w:t>
      </w:r>
      <w:proofErr w:type="spellEnd"/>
      <w:r w:rsidRPr="0055030C">
        <w:rPr>
          <w:rFonts w:ascii="Arial" w:hAnsi="Arial" w:cs="Arial"/>
          <w:color w:val="000000"/>
        </w:rPr>
        <w:t xml:space="preserve"> Mitsubishi Electric mediante entorno GX Works2 y GX </w:t>
      </w:r>
      <w:proofErr w:type="spellStart"/>
      <w:r w:rsidRPr="0055030C">
        <w:rPr>
          <w:rFonts w:ascii="Arial" w:hAnsi="Arial" w:cs="Arial"/>
          <w:color w:val="000000"/>
        </w:rPr>
        <w:t>Developer</w:t>
      </w:r>
      <w:proofErr w:type="spellEnd"/>
      <w:r w:rsidRPr="0055030C">
        <w:rPr>
          <w:rFonts w:ascii="Arial" w:hAnsi="Arial" w:cs="Arial"/>
          <w:color w:val="000000"/>
        </w:rPr>
        <w:t>.</w:t>
      </w:r>
    </w:p>
    <w:p w14:paraId="0A4BD74E" w14:textId="77777777" w:rsidR="0055030C" w:rsidRPr="0055030C" w:rsidRDefault="0055030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1151901A" w14:textId="77777777" w:rsidR="001A5495" w:rsidRDefault="000A47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Programador c</w:t>
      </w:r>
    </w:p>
    <w:p w14:paraId="387F2653" w14:textId="77777777" w:rsidR="001A5495" w:rsidRDefault="000A47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Electricidad</w:t>
      </w:r>
    </w:p>
    <w:p w14:paraId="32185C8D" w14:textId="77777777" w:rsidR="001A5495" w:rsidRDefault="000A47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Electrónica. </w:t>
      </w:r>
    </w:p>
    <w:p w14:paraId="7502A638" w14:textId="77777777" w:rsidR="001A5495" w:rsidRDefault="000A47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Operador de torno </w:t>
      </w:r>
    </w:p>
    <w:p w14:paraId="2436E893" w14:textId="77777777" w:rsidR="001A5495" w:rsidRDefault="000A47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Operador de fresa</w:t>
      </w:r>
    </w:p>
    <w:p w14:paraId="0BA5DD57" w14:textId="77777777" w:rsidR="001A5495" w:rsidRDefault="000A47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Soldador</w:t>
      </w:r>
    </w:p>
    <w:p w14:paraId="7320E80F" w14:textId="04BC750B" w:rsidR="001A5495" w:rsidRPr="0055030C" w:rsidRDefault="000A47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Operador de flota pesada </w:t>
      </w:r>
      <w:r w:rsidR="00B716F7">
        <w:rPr>
          <w:rFonts w:ascii="Arial" w:eastAsia="Arial" w:hAnsi="Arial" w:cs="Arial"/>
          <w:color w:val="000000"/>
        </w:rPr>
        <w:t>(</w:t>
      </w:r>
      <w:r w:rsidR="00423BA4">
        <w:rPr>
          <w:rFonts w:ascii="Arial" w:eastAsia="Arial" w:hAnsi="Arial" w:cs="Arial"/>
          <w:color w:val="000000"/>
        </w:rPr>
        <w:t>poseo registro profesional)</w:t>
      </w:r>
    </w:p>
    <w:p w14:paraId="4CAB00D6" w14:textId="77777777" w:rsidR="0055030C" w:rsidRDefault="0055030C" w:rsidP="0055030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574BE7FC" w14:textId="77777777" w:rsidR="0055030C" w:rsidRDefault="0055030C" w:rsidP="0055030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681034A1" w14:textId="77777777" w:rsidR="0055030C" w:rsidRDefault="0055030C" w:rsidP="0055030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50BFEE70" w14:textId="77777777" w:rsidR="0055030C" w:rsidRDefault="0055030C" w:rsidP="0055030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160F8B03" w14:textId="77777777" w:rsidR="0055030C" w:rsidRDefault="0055030C" w:rsidP="0055030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6D54AB1C" w14:textId="77777777" w:rsidR="0055030C" w:rsidRDefault="0055030C" w:rsidP="0055030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30C92AFA" w14:textId="77777777" w:rsidR="001A5495" w:rsidRDefault="000A47C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lastRenderedPageBreak/>
        <w:t>Idiomas:</w:t>
      </w:r>
    </w:p>
    <w:p w14:paraId="3589C3B8" w14:textId="3A2C0BF9" w:rsidR="001A5495" w:rsidRDefault="000A47C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0812D249" wp14:editId="2DAD4F04">
                <wp:simplePos x="0" y="0"/>
                <wp:positionH relativeFrom="column">
                  <wp:posOffset>-226059</wp:posOffset>
                </wp:positionH>
                <wp:positionV relativeFrom="paragraph">
                  <wp:posOffset>87630</wp:posOffset>
                </wp:positionV>
                <wp:extent cx="6981825" cy="28575"/>
                <wp:effectExtent l="0" t="0" r="0" b="0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1825" cy="2857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5875" cap="flat" cmpd="sng" algn="ctr">
                          <a:solidFill>
                            <a:srgbClr val="F79646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FA422E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-17.8pt;margin-top:6.9pt;width:549.75pt;height:2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" filled="t" strokecolor="#f79646" strokeweight="1.25pt">
                <v:stroke joinstyle="miter"/>
              </v:shape>
            </w:pict>
          </mc:Fallback>
        </mc:AlternateContent>
      </w:r>
    </w:p>
    <w:p w14:paraId="5E6F785D" w14:textId="57F3FF2B" w:rsidR="001A5495" w:rsidRDefault="000A47C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Nivel de Inglés:</w:t>
      </w:r>
    </w:p>
    <w:p w14:paraId="15B4A015" w14:textId="77777777" w:rsidR="001A5495" w:rsidRDefault="000A47C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Oral, bajo</w:t>
      </w:r>
    </w:p>
    <w:p w14:paraId="59295B88" w14:textId="3083AC2A" w:rsidR="001A5495" w:rsidRDefault="000A47C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Interpretación de texto, medio</w:t>
      </w:r>
    </w:p>
    <w:p w14:paraId="43EC4D82" w14:textId="438680C6" w:rsidR="006F5B78" w:rsidRDefault="006F5B7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color w:val="000000"/>
        </w:rPr>
      </w:pPr>
    </w:p>
    <w:p w14:paraId="7C834E3A" w14:textId="77777777" w:rsidR="006F5B78" w:rsidRDefault="006F5B7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color w:val="000000"/>
        </w:rPr>
      </w:pPr>
    </w:p>
    <w:p w14:paraId="0F5D20A5" w14:textId="0C39A1F9" w:rsidR="006F5B78" w:rsidRDefault="006F5B7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color w:val="000000"/>
        </w:rPr>
      </w:pPr>
    </w:p>
    <w:p w14:paraId="39BDCFB8" w14:textId="30DF1C41" w:rsidR="006F5B78" w:rsidRDefault="006F5B7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color w:val="000000"/>
        </w:rPr>
      </w:pPr>
    </w:p>
    <w:p w14:paraId="056B4E8E" w14:textId="46D417FD" w:rsidR="001A5495" w:rsidRDefault="0085108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6896978F" wp14:editId="44854382">
                <wp:simplePos x="0" y="0"/>
                <wp:positionH relativeFrom="column">
                  <wp:posOffset>-349885</wp:posOffset>
                </wp:positionH>
                <wp:positionV relativeFrom="paragraph">
                  <wp:posOffset>235585</wp:posOffset>
                </wp:positionV>
                <wp:extent cx="6981825" cy="28575"/>
                <wp:effectExtent l="0" t="0" r="28575" b="28575"/>
                <wp:wrapNone/>
                <wp:docPr id="87607260" name="Conector recto de flecha 87607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1825" cy="2857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5875" cap="flat" cmpd="sng" algn="ctr">
                          <a:solidFill>
                            <a:srgbClr val="F79646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0E0DF93" id="Conector recto de flecha 87607260" o:spid="_x0000_s1026" type="#_x0000_t32" style="position:absolute;margin-left:-27.55pt;margin-top:18.55pt;width:549.75pt;height:2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" filled="t" strokecolor="#f79646" strokeweight="1.25pt">
                <v:stroke joinstyle="miter"/>
              </v:shape>
            </w:pict>
          </mc:Fallback>
        </mc:AlternateContent>
      </w:r>
      <w:r w:rsidR="000A47C5">
        <w:rPr>
          <w:rFonts w:ascii="Arial" w:eastAsia="Arial" w:hAnsi="Arial" w:cs="Arial"/>
          <w:b/>
          <w:color w:val="000000"/>
        </w:rPr>
        <w:t>Referencias:</w:t>
      </w:r>
    </w:p>
    <w:p w14:paraId="72A3D3EC" w14:textId="28D591F4" w:rsidR="001A5495" w:rsidRDefault="001A549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578BF105" w14:textId="66A4E25D" w:rsidR="02922444" w:rsidRDefault="02922444" w:rsidP="00339F0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 w:themeColor="text1"/>
          <w:lang w:val="es-ES"/>
        </w:rPr>
      </w:pPr>
      <w:r w:rsidRPr="00339F01">
        <w:rPr>
          <w:rFonts w:ascii="Arial" w:eastAsia="Arial" w:hAnsi="Arial" w:cs="Arial"/>
          <w:color w:val="000000" w:themeColor="text1"/>
          <w:lang w:val="es-ES"/>
        </w:rPr>
        <w:t xml:space="preserve">Martin </w:t>
      </w:r>
      <w:proofErr w:type="spellStart"/>
      <w:r w:rsidRPr="00339F01">
        <w:rPr>
          <w:rFonts w:ascii="Arial" w:eastAsia="Arial" w:hAnsi="Arial" w:cs="Arial"/>
          <w:color w:val="000000" w:themeColor="text1"/>
          <w:lang w:val="es-ES"/>
        </w:rPr>
        <w:t>Gonzalez</w:t>
      </w:r>
      <w:proofErr w:type="spellEnd"/>
      <w:r w:rsidRPr="00339F01">
        <w:rPr>
          <w:rFonts w:ascii="Arial" w:eastAsia="Arial" w:hAnsi="Arial" w:cs="Arial"/>
          <w:color w:val="000000" w:themeColor="text1"/>
          <w:lang w:val="es-ES"/>
        </w:rPr>
        <w:t xml:space="preserve">: jefe área </w:t>
      </w:r>
      <w:r w:rsidR="4E1410B2" w:rsidRPr="00339F01">
        <w:rPr>
          <w:rFonts w:ascii="Arial" w:eastAsia="Arial" w:hAnsi="Arial" w:cs="Arial"/>
          <w:color w:val="000000" w:themeColor="text1"/>
          <w:lang w:val="es-ES"/>
        </w:rPr>
        <w:t>ingeniería</w:t>
      </w:r>
      <w:r w:rsidRPr="00339F01">
        <w:rPr>
          <w:rFonts w:ascii="Arial" w:eastAsia="Arial" w:hAnsi="Arial" w:cs="Arial"/>
          <w:color w:val="000000" w:themeColor="text1"/>
          <w:lang w:val="es-ES"/>
        </w:rPr>
        <w:t xml:space="preserve"> en </w:t>
      </w:r>
      <w:proofErr w:type="spellStart"/>
      <w:r w:rsidRPr="00339F01">
        <w:rPr>
          <w:rFonts w:ascii="Arial" w:eastAsia="Arial" w:hAnsi="Arial" w:cs="Arial"/>
          <w:color w:val="000000" w:themeColor="text1"/>
          <w:lang w:val="es-ES"/>
        </w:rPr>
        <w:t>Mirgor</w:t>
      </w:r>
      <w:proofErr w:type="spellEnd"/>
      <w:r w:rsidR="72D9A430" w:rsidRPr="00339F01">
        <w:rPr>
          <w:rFonts w:ascii="Arial" w:eastAsia="Arial" w:hAnsi="Arial" w:cs="Arial"/>
          <w:color w:val="000000" w:themeColor="text1"/>
          <w:lang w:val="es-ES"/>
        </w:rPr>
        <w:t xml:space="preserve"> SA 2964553888</w:t>
      </w:r>
    </w:p>
    <w:p w14:paraId="3CDF3B18" w14:textId="205096FA" w:rsidR="001A5495" w:rsidRDefault="000A47C5" w:rsidP="00339F0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lang w:val="es-ES"/>
        </w:rPr>
      </w:pPr>
      <w:r w:rsidRPr="00339F01">
        <w:rPr>
          <w:rFonts w:ascii="Arial" w:eastAsia="Arial" w:hAnsi="Arial" w:cs="Arial"/>
          <w:color w:val="000000" w:themeColor="text1"/>
          <w:lang w:val="es-ES"/>
        </w:rPr>
        <w:t xml:space="preserve">Gustavo Herrera; </w:t>
      </w:r>
      <w:r w:rsidR="0974A999" w:rsidRPr="00339F01">
        <w:rPr>
          <w:rFonts w:ascii="Arial" w:eastAsia="Arial" w:hAnsi="Arial" w:cs="Arial"/>
          <w:color w:val="000000" w:themeColor="text1"/>
          <w:lang w:val="es-ES"/>
        </w:rPr>
        <w:t>jefe</w:t>
      </w:r>
      <w:r w:rsidRPr="00339F01">
        <w:rPr>
          <w:rFonts w:ascii="Arial" w:eastAsia="Arial" w:hAnsi="Arial" w:cs="Arial"/>
          <w:color w:val="000000" w:themeColor="text1"/>
          <w:lang w:val="es-ES"/>
        </w:rPr>
        <w:t xml:space="preserve"> en Campamento Chorrillo, tel. 2964-496634.</w:t>
      </w:r>
    </w:p>
    <w:p w14:paraId="4EF86C64" w14:textId="59E8C822" w:rsidR="001A5495" w:rsidRDefault="000A47C5" w:rsidP="00339F0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lang w:val="es-ES"/>
        </w:rPr>
      </w:pPr>
      <w:r w:rsidRPr="00339F01">
        <w:rPr>
          <w:rFonts w:ascii="Arial" w:eastAsia="Arial" w:hAnsi="Arial" w:cs="Arial"/>
          <w:color w:val="000000" w:themeColor="text1"/>
          <w:lang w:val="es-ES"/>
        </w:rPr>
        <w:t xml:space="preserve">Ramón </w:t>
      </w:r>
      <w:proofErr w:type="spellStart"/>
      <w:r w:rsidRPr="00339F01">
        <w:rPr>
          <w:rFonts w:ascii="Arial" w:eastAsia="Arial" w:hAnsi="Arial" w:cs="Arial"/>
          <w:color w:val="000000" w:themeColor="text1"/>
          <w:lang w:val="es-ES"/>
        </w:rPr>
        <w:t>Oronel</w:t>
      </w:r>
      <w:proofErr w:type="spellEnd"/>
      <w:r w:rsidRPr="00339F01">
        <w:rPr>
          <w:rFonts w:ascii="Arial" w:eastAsia="Arial" w:hAnsi="Arial" w:cs="Arial"/>
          <w:color w:val="000000" w:themeColor="text1"/>
          <w:lang w:val="es-ES"/>
        </w:rPr>
        <w:t xml:space="preserve">; </w:t>
      </w:r>
      <w:r w:rsidR="04AC8993" w:rsidRPr="00339F01">
        <w:rPr>
          <w:rFonts w:ascii="Arial" w:eastAsia="Arial" w:hAnsi="Arial" w:cs="Arial"/>
          <w:color w:val="000000" w:themeColor="text1"/>
          <w:lang w:val="es-ES"/>
        </w:rPr>
        <w:t>jefe</w:t>
      </w:r>
      <w:r w:rsidRPr="00339F01">
        <w:rPr>
          <w:rFonts w:ascii="Arial" w:eastAsia="Arial" w:hAnsi="Arial" w:cs="Arial"/>
          <w:color w:val="000000" w:themeColor="text1"/>
          <w:lang w:val="es-ES"/>
        </w:rPr>
        <w:t xml:space="preserve"> de Producción Planta </w:t>
      </w:r>
      <w:proofErr w:type="spellStart"/>
      <w:r w:rsidRPr="00339F01">
        <w:rPr>
          <w:rFonts w:ascii="Arial" w:eastAsia="Arial" w:hAnsi="Arial" w:cs="Arial"/>
          <w:color w:val="000000" w:themeColor="text1"/>
          <w:lang w:val="es-ES"/>
        </w:rPr>
        <w:t>Solnik</w:t>
      </w:r>
      <w:proofErr w:type="spellEnd"/>
      <w:r w:rsidRPr="00339F01">
        <w:rPr>
          <w:rFonts w:ascii="Arial" w:eastAsia="Arial" w:hAnsi="Arial" w:cs="Arial"/>
          <w:color w:val="000000" w:themeColor="text1"/>
          <w:lang w:val="es-ES"/>
        </w:rPr>
        <w:t xml:space="preserve">, tel. 2964-418752. </w:t>
      </w:r>
    </w:p>
    <w:p w14:paraId="4C5E1F00" w14:textId="4FC683A8" w:rsidR="001A5495" w:rsidRDefault="000A47C5" w:rsidP="00339F0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lang w:val="es-ES"/>
        </w:rPr>
      </w:pPr>
      <w:r w:rsidRPr="00339F01">
        <w:rPr>
          <w:rFonts w:ascii="Arial" w:eastAsia="Arial" w:hAnsi="Arial" w:cs="Arial"/>
          <w:color w:val="000000" w:themeColor="text1"/>
          <w:lang w:val="es-ES"/>
        </w:rPr>
        <w:t xml:space="preserve">Departamento Recursos Humanos FAPESA 2964-424610 </w:t>
      </w:r>
      <w:r w:rsidR="5AA7E0A7" w:rsidRPr="00339F01">
        <w:rPr>
          <w:rFonts w:ascii="Arial" w:eastAsia="Arial" w:hAnsi="Arial" w:cs="Arial"/>
          <w:color w:val="000000" w:themeColor="text1"/>
          <w:lang w:val="es-ES"/>
        </w:rPr>
        <w:t>jefe</w:t>
      </w:r>
      <w:r w:rsidRPr="00339F01">
        <w:rPr>
          <w:rFonts w:ascii="Arial" w:eastAsia="Arial" w:hAnsi="Arial" w:cs="Arial"/>
          <w:color w:val="000000" w:themeColor="text1"/>
          <w:lang w:val="es-ES"/>
        </w:rPr>
        <w:t xml:space="preserve"> de ACP Non TV: Fernando Rodríguez; Supervisor de mantenimiento: MACRE José; Supervisor de Producción de Automática: VARGAS FERRANDO Marcos.</w:t>
      </w:r>
    </w:p>
    <w:p w14:paraId="1AFC1F32" w14:textId="77777777" w:rsidR="001A5495" w:rsidRDefault="000A47C5" w:rsidP="00339F0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lang w:val="es-ES"/>
        </w:rPr>
      </w:pPr>
      <w:r w:rsidRPr="00339F01">
        <w:rPr>
          <w:rFonts w:ascii="Arial" w:eastAsia="Arial" w:hAnsi="Arial" w:cs="Arial"/>
          <w:color w:val="000000" w:themeColor="text1"/>
          <w:lang w:val="es-ES"/>
        </w:rPr>
        <w:t xml:space="preserve">Jefe de Mantenimiento IATEC </w:t>
      </w:r>
      <w:proofErr w:type="spellStart"/>
      <w:r w:rsidRPr="00339F01">
        <w:rPr>
          <w:rFonts w:ascii="Arial" w:eastAsia="Arial" w:hAnsi="Arial" w:cs="Arial"/>
          <w:color w:val="000000" w:themeColor="text1"/>
          <w:lang w:val="es-ES"/>
        </w:rPr>
        <w:t>Interclima</w:t>
      </w:r>
      <w:proofErr w:type="spellEnd"/>
      <w:r w:rsidRPr="00339F01">
        <w:rPr>
          <w:rFonts w:ascii="Arial" w:eastAsia="Arial" w:hAnsi="Arial" w:cs="Arial"/>
          <w:color w:val="000000" w:themeColor="text1"/>
          <w:lang w:val="es-ES"/>
        </w:rPr>
        <w:t xml:space="preserve"> Río Grande, Ing. Gabriel </w:t>
      </w:r>
      <w:proofErr w:type="spellStart"/>
      <w:r w:rsidRPr="00339F01">
        <w:rPr>
          <w:rFonts w:ascii="Arial" w:eastAsia="Arial" w:hAnsi="Arial" w:cs="Arial"/>
          <w:color w:val="000000" w:themeColor="text1"/>
          <w:lang w:val="es-ES"/>
        </w:rPr>
        <w:t>Bessi</w:t>
      </w:r>
      <w:proofErr w:type="spellEnd"/>
      <w:r w:rsidRPr="00339F01">
        <w:rPr>
          <w:rFonts w:ascii="Arial" w:eastAsia="Arial" w:hAnsi="Arial" w:cs="Arial"/>
          <w:color w:val="000000" w:themeColor="text1"/>
          <w:lang w:val="es-ES"/>
        </w:rPr>
        <w:t>, Tel.436400</w:t>
      </w:r>
    </w:p>
    <w:p w14:paraId="04A7139C" w14:textId="77777777" w:rsidR="001A5495" w:rsidRDefault="000A47C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Destacamento Naval Río Grande- Jefatura de Personal. Tel. 432490</w:t>
      </w:r>
    </w:p>
    <w:p w14:paraId="0A6959E7" w14:textId="77777777" w:rsidR="001A5495" w:rsidRDefault="000A47C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</w:t>
      </w:r>
    </w:p>
    <w:p w14:paraId="30AD2919" w14:textId="77777777" w:rsidR="001A5495" w:rsidRDefault="000A47C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bookmarkStart w:id="5" w:name="_ky403xe5zz2z" w:colFirst="0" w:colLast="0"/>
      <w:bookmarkEnd w:id="5"/>
      <w:r>
        <w:rPr>
          <w:rFonts w:ascii="Arial" w:eastAsia="Arial" w:hAnsi="Arial" w:cs="Arial"/>
          <w:color w:val="000000"/>
        </w:rPr>
        <w:t xml:space="preserve">                     </w:t>
      </w:r>
    </w:p>
    <w:sectPr w:rsidR="001A5495">
      <w:pgSz w:w="11906" w:h="16838"/>
      <w:pgMar w:top="709" w:right="1133" w:bottom="284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Segoe UI Symbol"/>
    <w:charset w:val="00"/>
    <w:family w:val="swiss"/>
    <w:pitch w:val="variable"/>
    <w:sig w:usb0="00000003" w:usb1="0200FDEE" w:usb2="03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Dl35TBjGkdsnP" int2:id="8nBNVpop">
      <int2:state int2:value="Rejected" int2:type="spell"/>
    </int2:textHash>
    <int2:textHash int2:hashCode="3HJK8Y+91OWRif" int2:id="QKRIeLgR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F5252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28DC4ABA"/>
    <w:multiLevelType w:val="multilevel"/>
    <w:tmpl w:val="FFFFFFFF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395C212C"/>
    <w:multiLevelType w:val="hybridMultilevel"/>
    <w:tmpl w:val="FFFFFFFF"/>
    <w:lvl w:ilvl="0" w:tplc="62EEDE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DA49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E8B7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98E7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6C97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AEE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020A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965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58FE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A6522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61B22C14"/>
    <w:multiLevelType w:val="multilevel"/>
    <w:tmpl w:val="FFFFFFFF"/>
    <w:lvl w:ilvl="0">
      <w:start w:val="1"/>
      <w:numFmt w:val="bullet"/>
      <w:lvlText w:val="●"/>
      <w:lvlJc w:val="left"/>
      <w:pPr>
        <w:ind w:left="28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35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2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9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7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4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71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8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5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71A9330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4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Juan">
    <w15:presenceInfo w15:providerId="Windows Live" w15:userId="fa1788774afe29a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495"/>
    <w:rsid w:val="000A47C5"/>
    <w:rsid w:val="001A5495"/>
    <w:rsid w:val="002B2AA1"/>
    <w:rsid w:val="003340DB"/>
    <w:rsid w:val="00339F01"/>
    <w:rsid w:val="003A7602"/>
    <w:rsid w:val="003F6F85"/>
    <w:rsid w:val="00423BA4"/>
    <w:rsid w:val="004E1E95"/>
    <w:rsid w:val="00510859"/>
    <w:rsid w:val="0055030C"/>
    <w:rsid w:val="006A6F17"/>
    <w:rsid w:val="006F5B78"/>
    <w:rsid w:val="00801097"/>
    <w:rsid w:val="00851087"/>
    <w:rsid w:val="0087763A"/>
    <w:rsid w:val="008C3736"/>
    <w:rsid w:val="00AA501F"/>
    <w:rsid w:val="00AC725C"/>
    <w:rsid w:val="00B716F7"/>
    <w:rsid w:val="00B96445"/>
    <w:rsid w:val="00C70733"/>
    <w:rsid w:val="00D3216F"/>
    <w:rsid w:val="00DA26B8"/>
    <w:rsid w:val="00E780B6"/>
    <w:rsid w:val="02922444"/>
    <w:rsid w:val="04AC8993"/>
    <w:rsid w:val="0974A999"/>
    <w:rsid w:val="10A8BE91"/>
    <w:rsid w:val="133450EF"/>
    <w:rsid w:val="1F10075D"/>
    <w:rsid w:val="237A7F18"/>
    <w:rsid w:val="257A006A"/>
    <w:rsid w:val="268C6892"/>
    <w:rsid w:val="27BF0979"/>
    <w:rsid w:val="30C7B288"/>
    <w:rsid w:val="35C4A2CB"/>
    <w:rsid w:val="3E02676A"/>
    <w:rsid w:val="492A2CA7"/>
    <w:rsid w:val="4A1B84D6"/>
    <w:rsid w:val="4A7B53CD"/>
    <w:rsid w:val="4DC1DFF6"/>
    <w:rsid w:val="4E1410B2"/>
    <w:rsid w:val="5AA7E0A7"/>
    <w:rsid w:val="5EC5EACD"/>
    <w:rsid w:val="614C8874"/>
    <w:rsid w:val="72D9A430"/>
    <w:rsid w:val="760AB1F3"/>
    <w:rsid w:val="782BFD0F"/>
    <w:rsid w:val="79B9D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4A933"/>
  <w15:docId w15:val="{EF3C2D74-34F9-4A64-944F-545019599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339F0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E1E95"/>
    <w:pPr>
      <w:spacing w:before="100" w:beforeAutospacing="1" w:after="100" w:afterAutospacing="1"/>
    </w:pPr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83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30.png"/><Relationship Id="rId2" Type="http://schemas.openxmlformats.org/officeDocument/2006/relationships/styles" Target="styles.xml"/><Relationship Id="rId16" Type="http://schemas.microsoft.com/office/2020/10/relationships/intelligence" Target="intelligence2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4.sv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689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</cp:lastModifiedBy>
  <cp:revision>11</cp:revision>
  <cp:lastPrinted>2025-11-04T11:52:00Z</cp:lastPrinted>
  <dcterms:created xsi:type="dcterms:W3CDTF">2025-11-04T11:56:00Z</dcterms:created>
  <dcterms:modified xsi:type="dcterms:W3CDTF">2025-11-25T19:35:00Z</dcterms:modified>
</cp:coreProperties>
</file>